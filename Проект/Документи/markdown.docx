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998" w:rsidRPr="00904998" w:rsidRDefault="00904998" w:rsidP="00904998">
      <w:pP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904998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 xml:space="preserve">Кратък синтаксис на </w:t>
      </w:r>
      <w:proofErr w:type="spellStart"/>
      <w:r w:rsidRPr="00904998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Markdown</w:t>
      </w:r>
      <w:bookmarkStart w:id="0" w:name="_GoBack"/>
      <w:bookmarkEnd w:id="0"/>
      <w:proofErr w:type="spellEnd"/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Заглавия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# Основно заглавие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## Раздел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 xml:space="preserve">### </w:t>
      </w:r>
      <w:proofErr w:type="spellStart"/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Подраздел</w:t>
      </w:r>
      <w:proofErr w:type="spellEnd"/>
    </w:p>
    <w:p w:rsidR="00904998" w:rsidRPr="00904998" w:rsidRDefault="00904998" w:rsidP="00904998">
      <w:pP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904998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Основно заглавие</w: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Раздел</w:t>
      </w:r>
    </w:p>
    <w:p w:rsidR="00904998" w:rsidRPr="00904998" w:rsidRDefault="00904998" w:rsidP="00904998">
      <w:pP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proofErr w:type="spellStart"/>
      <w:r w:rsidRPr="00904998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Подраздел</w:t>
      </w:r>
      <w:proofErr w:type="spellEnd"/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Текст и акценти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Обикновен текст.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b/>
          <w:bCs/>
          <w:color w:val="383A42"/>
          <w:sz w:val="18"/>
          <w:szCs w:val="18"/>
          <w:bdr w:val="none" w:sz="0" w:space="0" w:color="auto" w:frame="1"/>
          <w:lang w:eastAsia="bg-BG"/>
        </w:rPr>
        <w:t>**Удебелен текст**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i/>
          <w:iCs/>
          <w:color w:val="383A42"/>
          <w:sz w:val="18"/>
          <w:szCs w:val="18"/>
          <w:bdr w:val="none" w:sz="0" w:space="0" w:color="auto" w:frame="1"/>
          <w:lang w:eastAsia="bg-BG"/>
        </w:rPr>
        <w:t>_Наклонен текст_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b/>
          <w:bCs/>
          <w:color w:val="383A42"/>
          <w:sz w:val="18"/>
          <w:szCs w:val="18"/>
          <w:bdr w:val="none" w:sz="0" w:space="0" w:color="auto" w:frame="1"/>
          <w:lang w:eastAsia="bg-BG"/>
        </w:rPr>
        <w:t>**</w:t>
      </w:r>
      <w:r w:rsidRPr="00904998">
        <w:rPr>
          <w:rFonts w:ascii="Consolas" w:eastAsia="Times New Roman" w:hAnsi="Consolas" w:cs="Courier New"/>
          <w:b/>
          <w:bCs/>
          <w:i/>
          <w:iCs/>
          <w:color w:val="383A42"/>
          <w:sz w:val="18"/>
          <w:szCs w:val="18"/>
          <w:bdr w:val="none" w:sz="0" w:space="0" w:color="auto" w:frame="1"/>
          <w:lang w:eastAsia="bg-BG"/>
        </w:rPr>
        <w:t>*Удебелен и наклонен текст*</w:t>
      </w:r>
      <w:r w:rsidRPr="00904998">
        <w:rPr>
          <w:rFonts w:ascii="Consolas" w:eastAsia="Times New Roman" w:hAnsi="Consolas" w:cs="Courier New"/>
          <w:b/>
          <w:bCs/>
          <w:color w:val="383A42"/>
          <w:sz w:val="18"/>
          <w:szCs w:val="18"/>
          <w:bdr w:val="none" w:sz="0" w:space="0" w:color="auto" w:frame="1"/>
          <w:lang w:eastAsia="bg-BG"/>
        </w:rPr>
        <w:t>**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~~Зачеркнат </w:t>
      </w: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текст~~</w:t>
      </w:r>
      <w:proofErr w:type="spellEnd"/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Резултат: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21"/>
          <w:szCs w:val="21"/>
          <w:lang w:eastAsia="bg-BG"/>
        </w:rPr>
        <w:t>Удебелен текст</w:t>
      </w: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 xml:space="preserve">, </w:t>
      </w:r>
      <w:r w:rsidRPr="00904998">
        <w:rPr>
          <w:rFonts w:ascii="Segoe UI" w:eastAsia="Times New Roman" w:hAnsi="Segoe UI" w:cs="Segoe UI"/>
          <w:i/>
          <w:iCs/>
          <w:sz w:val="21"/>
          <w:szCs w:val="21"/>
          <w:lang w:eastAsia="bg-BG"/>
        </w:rPr>
        <w:t>наклонен текст</w:t>
      </w: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 xml:space="preserve">, </w:t>
      </w:r>
      <w:del w:id="1" w:author="Unknown">
        <w:r w:rsidRPr="00904998">
          <w:rPr>
            <w:rFonts w:ascii="Segoe UI" w:eastAsia="Times New Roman" w:hAnsi="Segoe UI" w:cs="Segoe UI"/>
            <w:sz w:val="21"/>
            <w:szCs w:val="21"/>
            <w:lang w:eastAsia="bg-BG"/>
          </w:rPr>
          <w:delText>зачеркнат текст</w:delText>
        </w:r>
      </w:del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Нов ред и абзаци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Празен ред създава нов абзац: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Това е първи абзац.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Това е втори абзац.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За нов ред в рамките на същия абзац използвайте два интервала в края на реда или HTML таг: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Първи ред.  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Втори ред.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или: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>Първи ред.&lt;</w:t>
      </w:r>
      <w:proofErr w:type="spellStart"/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br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&gt;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Втори ред.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Списъци</w: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Неподреден списък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Планиране на урока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Учебни ресурси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 xml:space="preserve">  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Презентация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 xml:space="preserve">  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Работен лист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Оценяване</w:t>
      </w:r>
    </w:p>
    <w:p w:rsidR="00904998" w:rsidRPr="00904998" w:rsidRDefault="00904998" w:rsidP="009049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Планиране на урока</w:t>
      </w:r>
    </w:p>
    <w:p w:rsidR="00904998" w:rsidRPr="00904998" w:rsidRDefault="00904998" w:rsidP="0090499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Учебни ресурси</w:t>
      </w:r>
    </w:p>
    <w:p w:rsidR="00904998" w:rsidRPr="00904998" w:rsidRDefault="00904998" w:rsidP="0090499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Презентация</w:t>
      </w:r>
    </w:p>
    <w:p w:rsidR="00904998" w:rsidRPr="00904998" w:rsidRDefault="00904998" w:rsidP="00904998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Работен лист</w:t>
      </w:r>
    </w:p>
    <w:p w:rsidR="00904998" w:rsidRPr="00904998" w:rsidRDefault="00904998" w:rsidP="0090499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Оценяване</w: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Номериран списък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1.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Изберете тема.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2.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Формулирайте цели.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3.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Подгответе дейности.</w:t>
      </w:r>
    </w:p>
    <w:p w:rsidR="00904998" w:rsidRPr="00904998" w:rsidRDefault="00904998" w:rsidP="009049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Изберете тема.</w:t>
      </w:r>
    </w:p>
    <w:p w:rsidR="00904998" w:rsidRPr="00904998" w:rsidRDefault="00904998" w:rsidP="0090499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Формулирайте цели.</w:t>
      </w:r>
    </w:p>
    <w:p w:rsidR="00904998" w:rsidRPr="00904998" w:rsidRDefault="00904998" w:rsidP="0090499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Подгответе дейности.</w: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Списък със задачи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[x] Избран е урок за демонстрация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[x] Подготвен е резервен PDF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-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[ ] Тества се достъпът до системата</w:t>
      </w:r>
    </w:p>
    <w:p w:rsidR="00904998" w:rsidRPr="00904998" w:rsidRDefault="00904998" w:rsidP="009049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18pt;height:15.6pt" o:ole="">
            <v:imagedata r:id="rId6" o:title=""/>
          </v:shape>
          <w:control r:id="rId7" w:name="DefaultOcxName" w:shapeid="_x0000_i1052"/>
        </w:object>
      </w: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Избран е урок за демонстрация</w:t>
      </w:r>
    </w:p>
    <w:p w:rsidR="00904998" w:rsidRPr="00904998" w:rsidRDefault="00904998" w:rsidP="00904998">
      <w:pPr>
        <w:numPr>
          <w:ilvl w:val="0"/>
          <w:numId w:val="3"/>
        </w:numPr>
        <w:shd w:val="clear" w:color="auto" w:fill="FFFFFF"/>
        <w:spacing w:before="45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object w:dxaOrig="225" w:dyaOrig="225">
          <v:shape id="_x0000_i1051" type="#_x0000_t75" style="width:18pt;height:15.6pt" o:ole="">
            <v:imagedata r:id="rId8" o:title=""/>
          </v:shape>
          <w:control r:id="rId9" w:name="DefaultOcxName1" w:shapeid="_x0000_i1051"/>
        </w:object>
      </w: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Тества се достъпът до системата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Връзки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Текст на връзката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](</w:t>
      </w:r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https://example.com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lastRenderedPageBreak/>
        <w:t>Например: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Отвори платформата ИРИДА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](</w:t>
      </w:r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https://example.com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Изображения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![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Описание на изображението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](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images</w:t>
      </w:r>
      <w:proofErr w:type="spellEnd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/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screenshot</w:t>
      </w:r>
      <w:proofErr w:type="spellEnd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.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png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Алтернативният текст е полезен, ако картинката не се зареди и за достъпност.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Цитати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none" w:sz="0" w:space="0" w:color="auto" w:frame="1"/>
          <w:lang w:eastAsia="bg-BG"/>
        </w:rPr>
        <w:t>&gt; ИРИДА не заменя професионалната преценка на учителя.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none" w:sz="0" w:space="0" w:color="auto" w:frame="1"/>
          <w:lang w:eastAsia="bg-BG"/>
        </w:rPr>
        <w:t>&gt; Тя подпомага подготовката и организацията на учебния процес.</w:t>
      </w:r>
    </w:p>
    <w:p w:rsidR="00904998" w:rsidRPr="00904998" w:rsidRDefault="00904998" w:rsidP="009049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7606A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color w:val="57606A"/>
          <w:sz w:val="21"/>
          <w:szCs w:val="21"/>
          <w:lang w:eastAsia="bg-BG"/>
        </w:rPr>
        <w:t>ИРИДА не заменя професионалната преценка на учителя.</w:t>
      </w:r>
      <w:r w:rsidRPr="00904998">
        <w:rPr>
          <w:rFonts w:ascii="Segoe UI" w:eastAsia="Times New Roman" w:hAnsi="Segoe UI" w:cs="Segoe UI"/>
          <w:color w:val="57606A"/>
          <w:sz w:val="21"/>
          <w:szCs w:val="21"/>
          <w:lang w:eastAsia="bg-BG"/>
        </w:rPr>
        <w:br/>
        <w:t>Тя подпомага подготовката и организацията на учебния процес.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Код и команди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Кратък фрагмент в текст: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Използвайте `</w:t>
      </w: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print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("Здравей")` за извеждане на текст.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По-голям блок код: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```</w:t>
      </w: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name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input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("Въведете име: ")  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print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(f"Здравей, {</w:t>
      </w: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name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}!")  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```</w:t>
      </w:r>
    </w:p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Резултат: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proofErr w:type="spellStart"/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python</w:t>
      </w:r>
      <w:proofErr w:type="spellEnd"/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name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proofErr w:type="spellStart"/>
      <w:r w:rsidRPr="00904998">
        <w:rPr>
          <w:rFonts w:ascii="Consolas" w:eastAsia="Times New Roman" w:hAnsi="Consolas" w:cs="Courier New"/>
          <w:color w:val="C18401"/>
          <w:sz w:val="18"/>
          <w:szCs w:val="18"/>
          <w:bdr w:val="none" w:sz="0" w:space="0" w:color="auto" w:frame="1"/>
          <w:lang w:eastAsia="bg-BG"/>
        </w:rPr>
        <w:t>input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"Въведете име: "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904998">
        <w:rPr>
          <w:rFonts w:ascii="Consolas" w:eastAsia="Times New Roman" w:hAnsi="Consolas" w:cs="Courier New"/>
          <w:color w:val="C18401"/>
          <w:sz w:val="18"/>
          <w:szCs w:val="18"/>
          <w:bdr w:val="none" w:sz="0" w:space="0" w:color="auto" w:frame="1"/>
          <w:lang w:eastAsia="bg-BG"/>
        </w:rPr>
        <w:t>print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 xml:space="preserve">f"Здравей, </w:t>
      </w: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{</w:t>
      </w:r>
      <w:proofErr w:type="spellStart"/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name</w:t>
      </w:r>
      <w:proofErr w:type="spellEnd"/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}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!"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Хоризонтална линия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---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33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Таблици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Елемент | Предназначение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|---|---|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Цели | Какво трябва да постигнат учениците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Дейности | Какво правят учениците в часа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Оценяване | Как се проверява напредъкът |</w:t>
      </w:r>
    </w:p>
    <w:p w:rsidR="00904998" w:rsidRPr="00904998" w:rsidRDefault="00904998" w:rsidP="00904998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904998">
        <w:rPr>
          <w:rFonts w:ascii="Segoe UI" w:eastAsia="Times New Roman" w:hAnsi="Segoe UI" w:cs="Segoe UI"/>
          <w:sz w:val="18"/>
          <w:szCs w:val="18"/>
          <w:lang w:eastAsia="bg-BG"/>
        </w:rPr>
        <w:t>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4297"/>
      </w:tblGrid>
      <w:tr w:rsidR="00904998" w:rsidRPr="00904998" w:rsidTr="00904998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Елемент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Предназначение</w:t>
            </w:r>
          </w:p>
        </w:tc>
      </w:tr>
      <w:tr w:rsidR="00904998" w:rsidRPr="00904998" w:rsidTr="00904998">
        <w:trPr>
          <w:tblCellSpacing w:w="15" w:type="dxa"/>
        </w:trPr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Цели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Какво трябва да постигнат учениците</w:t>
            </w:r>
          </w:p>
        </w:tc>
      </w:tr>
      <w:tr w:rsidR="00904998" w:rsidRPr="00904998" w:rsidTr="00904998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Дейности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Какво правят учениците в часа</w:t>
            </w:r>
          </w:p>
        </w:tc>
      </w:tr>
      <w:tr w:rsidR="00904998" w:rsidRPr="00904998" w:rsidTr="00904998">
        <w:trPr>
          <w:tblCellSpacing w:w="15" w:type="dxa"/>
        </w:trPr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Оценяване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Как се проверява напредъкът</w:t>
            </w:r>
          </w:p>
        </w:tc>
      </w:tr>
    </w:tbl>
    <w:p w:rsidR="00904998" w:rsidRPr="00904998" w:rsidRDefault="00904998" w:rsidP="0090499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Подравняване: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Вляво | В центъра | Вдясно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|:---|:---:|---:|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текст | текст | 25 |</w:t>
      </w:r>
    </w:p>
    <w:p w:rsidR="00904998" w:rsidRPr="00904998" w:rsidRDefault="00904998" w:rsidP="00904998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904998">
        <w:rPr>
          <w:rFonts w:ascii="Segoe UI" w:eastAsia="Times New Roman" w:hAnsi="Segoe UI" w:cs="Segoe UI"/>
          <w:sz w:val="18"/>
          <w:szCs w:val="18"/>
          <w:lang w:eastAsia="bg-BG"/>
        </w:rPr>
        <w:t>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535"/>
        <w:gridCol w:w="1212"/>
      </w:tblGrid>
      <w:tr w:rsidR="00904998" w:rsidRPr="00904998" w:rsidTr="00904998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Вляво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В центъра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Вдясно</w:t>
            </w:r>
          </w:p>
        </w:tc>
      </w:tr>
      <w:tr w:rsidR="00904998" w:rsidRPr="00904998" w:rsidTr="00904998">
        <w:trPr>
          <w:tblCellSpacing w:w="15" w:type="dxa"/>
        </w:trPr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текст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текст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4998" w:rsidRPr="00904998" w:rsidRDefault="00904998" w:rsidP="00904998">
            <w:pPr>
              <w:spacing w:after="30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0499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25</w:t>
            </w:r>
          </w:p>
        </w:tc>
      </w:tr>
    </w:tbl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Екраниране на специални символи</w:t>
      </w:r>
    </w:p>
    <w:p w:rsidR="00904998" w:rsidRPr="00904998" w:rsidRDefault="00904998" w:rsidP="00904998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 xml:space="preserve">Ако искате </w:t>
      </w:r>
      <w:proofErr w:type="spellStart"/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>Markdown</w:t>
      </w:r>
      <w:proofErr w:type="spellEnd"/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 xml:space="preserve"> символ да се покаже като обикновен текст, сложете </w:t>
      </w:r>
      <w:r w:rsidRPr="00904998">
        <w:rPr>
          <w:rFonts w:ascii="Consolas" w:eastAsia="Times New Roman" w:hAnsi="Consolas" w:cs="Courier New"/>
          <w:sz w:val="19"/>
          <w:szCs w:val="19"/>
          <w:lang w:eastAsia="bg-BG"/>
        </w:rPr>
        <w:t>\</w:t>
      </w:r>
      <w:r w:rsidRPr="00904998">
        <w:rPr>
          <w:rFonts w:ascii="Segoe UI" w:eastAsia="Times New Roman" w:hAnsi="Segoe UI" w:cs="Segoe UI"/>
          <w:sz w:val="21"/>
          <w:szCs w:val="21"/>
          <w:lang w:eastAsia="bg-BG"/>
        </w:rPr>
        <w:t xml:space="preserve"> пред него: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\# Това не е заглавие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\</w:t>
      </w:r>
      <w:r w:rsidRPr="00904998">
        <w:rPr>
          <w:rFonts w:ascii="Consolas" w:eastAsia="Times New Roman" w:hAnsi="Consolas" w:cs="Courier New"/>
          <w:i/>
          <w:iCs/>
          <w:color w:val="383A42"/>
          <w:sz w:val="18"/>
          <w:szCs w:val="18"/>
          <w:bdr w:val="none" w:sz="0" w:space="0" w:color="auto" w:frame="1"/>
          <w:lang w:eastAsia="bg-BG"/>
        </w:rPr>
        <w:t>*Това не е наклонен текст\*</w:t>
      </w:r>
    </w:p>
    <w:p w:rsidR="00904998" w:rsidRPr="00904998" w:rsidRDefault="00904998" w:rsidP="009049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499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.75pt" o:hralign="center" o:hrstd="t" o:hr="t" fillcolor="#a0a0a0" stroked="f"/>
        </w:pict>
      </w:r>
    </w:p>
    <w:p w:rsidR="00904998" w:rsidRPr="00904998" w:rsidRDefault="00904998" w:rsidP="00904998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904998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Практичен шаблон за ваш документ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904998">
        <w:rPr>
          <w:rFonts w:ascii="Consolas" w:eastAsia="Times New Roman" w:hAnsi="Consolas" w:cs="Courier New"/>
          <w:sz w:val="17"/>
          <w:szCs w:val="17"/>
          <w:lang w:eastAsia="bg-BG"/>
        </w:rPr>
        <w:lastRenderedPageBreak/>
        <w:t>md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# План за представяне на ИРИДА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![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Лого на ИРИДА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](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images</w:t>
      </w:r>
      <w:proofErr w:type="spellEnd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/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irida-logo</w:t>
      </w:r>
      <w:proofErr w:type="spellEnd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.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png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## Основна цел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none" w:sz="0" w:space="0" w:color="auto" w:frame="1"/>
          <w:lang w:eastAsia="bg-BG"/>
        </w:rPr>
        <w:t>&gt; ИРИДА подпомага учителя при планирането, провеждането и проследяването на учебния процес.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## Основни акценти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1.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Връзка между учебна програма, тема и урок.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2.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Организиране на ресурси и ученически задачи.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3.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Подготовка на документи при необходимост.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4078F2"/>
          <w:sz w:val="18"/>
          <w:szCs w:val="18"/>
          <w:bdr w:val="none" w:sz="0" w:space="0" w:color="auto" w:frame="1"/>
          <w:lang w:eastAsia="bg-BG"/>
        </w:rPr>
        <w:t>4.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Самопроверка според критерии за урок.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## Демонстрационен урок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![</w:t>
      </w:r>
      <w:r w:rsidRPr="00904998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Екран от системата</w:t>
      </w: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](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images</w:t>
      </w:r>
      <w:proofErr w:type="spellEnd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/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lesson-example</w:t>
      </w:r>
      <w:proofErr w:type="spellEnd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.</w:t>
      </w:r>
      <w:proofErr w:type="spellStart"/>
      <w:r w:rsidRPr="00904998">
        <w:rPr>
          <w:rFonts w:ascii="Consolas" w:eastAsia="Times New Roman" w:hAnsi="Consolas" w:cs="Courier New"/>
          <w:color w:val="4078F2"/>
          <w:sz w:val="18"/>
          <w:szCs w:val="18"/>
          <w:u w:val="single"/>
          <w:bdr w:val="none" w:sz="0" w:space="0" w:color="auto" w:frame="1"/>
          <w:lang w:eastAsia="bg-BG"/>
        </w:rPr>
        <w:t>png</w:t>
      </w:r>
      <w:proofErr w:type="spellEnd"/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Етап | Какво показвам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|---|---|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1 | Учебен предмет и тема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2 | Цели и очаквани резултати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3 | Дейности и времева рамка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| 4 | Ресурси и задачи за учениците |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904998">
        <w:rPr>
          <w:rFonts w:ascii="Consolas" w:eastAsia="Times New Roman" w:hAnsi="Consolas" w:cs="Courier New"/>
          <w:color w:val="E45649"/>
          <w:sz w:val="18"/>
          <w:szCs w:val="18"/>
          <w:bdr w:val="none" w:sz="0" w:space="0" w:color="auto" w:frame="1"/>
          <w:lang w:eastAsia="bg-BG"/>
        </w:rPr>
        <w:t>## Финално послание</w:t>
      </w: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904998" w:rsidRPr="00904998" w:rsidRDefault="00904998" w:rsidP="0090499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904998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none" w:sz="0" w:space="0" w:color="auto" w:frame="1"/>
          <w:lang w:eastAsia="bg-BG"/>
        </w:rPr>
        <w:t>&gt; ИРИДА не е универсална рецепта, а практичен инструмент, който може да се адаптира към работата на конкретния учител и конкретния клас.</w:t>
      </w:r>
    </w:p>
    <w:p w:rsidR="003930D1" w:rsidRDefault="003930D1"/>
    <w:sectPr w:rsidR="00393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C33D4"/>
    <w:multiLevelType w:val="multilevel"/>
    <w:tmpl w:val="FC3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F36839"/>
    <w:multiLevelType w:val="multilevel"/>
    <w:tmpl w:val="1F14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691D78"/>
    <w:multiLevelType w:val="multilevel"/>
    <w:tmpl w:val="9B4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7DE"/>
    <w:rsid w:val="002037DE"/>
    <w:rsid w:val="003930D1"/>
    <w:rsid w:val="0090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3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2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4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2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1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6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1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3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6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8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3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8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4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0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8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3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11717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5769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5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8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7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9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108738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32279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1315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127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89948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5281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4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6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2026-09-27T10:18:00Z</dcterms:created>
  <dcterms:modified xsi:type="dcterms:W3CDTF">2026-09-27T10:19:00Z</dcterms:modified>
</cp:coreProperties>
</file>